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Fidelity Sample</w:t>
      </w:r>
    </w:p>
    <w:p>
      <w:pPr>
        <w:pStyle w:val="Heading1"/>
        <w:bidi w:val="0"/>
        <w:ind w:hanging="0" w:left="0"/>
        <w:jc w:val="left"/>
        <w:rPr/>
      </w:pPr>
      <w:r>
        <w:rPr/>
        <w:t>First Heading</w:t>
      </w:r>
    </w:p>
    <w:p>
      <w:pPr>
        <w:pStyle w:val="BodyText"/>
        <w:bidi w:val="0"/>
        <w:jc w:val="both"/>
        <w:rPr/>
      </w:pPr>
      <w:r>
        <w:rPr/>
        <w:t xml:space="preserve">Plain text with </w:t>
      </w: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underlined</w:t>
      </w:r>
      <w:r>
        <w:rPr/>
        <w:t xml:space="preserve">, </w:t>
      </w:r>
      <w:r>
        <w:rPr>
          <w:strike/>
        </w:rPr>
        <w:t>struck</w:t>
      </w:r>
      <w:r>
        <w:rPr/>
        <w:t>, E=mc</w:t>
      </w:r>
      <w:r>
        <w:rPr>
          <w:vertAlign w:val="superscript"/>
        </w:rPr>
        <w:t>2</w:t>
      </w:r>
      <w:r>
        <w:rPr/>
        <w:t>, H</w:t>
      </w:r>
      <w:r>
        <w:rPr>
          <w:vertAlign w:val="subscript"/>
        </w:rPr>
        <w:t>2</w:t>
      </w:r>
      <w:r>
        <w:rPr/>
        <w:t xml:space="preserve">O, </w:t>
      </w:r>
      <w:r>
        <w:rPr>
          <w:color w:val="C00000"/>
        </w:rPr>
        <w:t>red text</w:t>
      </w:r>
      <w:r>
        <w:rPr/>
        <w:t xml:space="preserve">, </w:t>
      </w:r>
      <w:r>
        <w:rPr>
          <w:shd w:fill="FFFF00" w:val="clear"/>
        </w:rPr>
        <w:t>highlighted</w:t>
      </w:r>
      <w:r>
        <w:rPr/>
        <w:t xml:space="preserve">, </w:t>
      </w:r>
      <w:r>
        <w:rPr>
          <w:rFonts w:ascii="Liberation Mono" w:hAnsi="Liberation Mono"/>
          <w:sz w:val="20"/>
        </w:rPr>
        <w:t>monospace</w:t>
      </w:r>
      <w:r>
        <w:rPr/>
        <w:t xml:space="preserve">, </w:t>
      </w:r>
      <w:r>
        <w:rPr>
          <w:smallCaps/>
        </w:rPr>
        <w:t>Small Caps</w:t>
      </w:r>
      <w:r>
        <w:rPr/>
        <w:t xml:space="preserve"> and </w:t>
      </w:r>
      <w:r>
        <w:rPr>
          <w:color w:val="2E74B5"/>
          <w:sz w:val="32"/>
        </w:rPr>
        <w:t>big blue</w:t>
      </w:r>
      <w:r>
        <w:rPr/>
        <w:t xml:space="preserve">. A link to </w:t>
      </w:r>
      <w:hyperlink r:id="rId2">
        <w:r>
          <w:rPr>
            <w:rStyle w:val="Hyperlink"/>
          </w:rPr>
          <w:t>the example site</w:t>
        </w:r>
      </w:hyperlink>
      <w:r>
        <w:rPr/>
        <w:t xml:space="preserve"> and a footnote</w:t>
      </w:r>
      <w:r>
        <w:rPr>
          <w:rStyle w:val="FootnoteReference"/>
        </w:rPr>
        <w:footnoteReference w:id="2"/>
      </w:r>
      <w:r>
        <w:rPr/>
        <w:t xml:space="preserve"> and an endnote</w:t>
      </w:r>
      <w:r>
        <w:rPr>
          <w:rStyle w:val="EndnoteReference"/>
        </w:rPr>
        <w:endnoteReference w:id="2"/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Commented </w:t>
      </w:r>
      <w:commentRangeStart w:id="0"/>
      <w:r>
        <w:rPr/>
        <w:t>phrase here</w:t>
      </w:r>
      <w:r>
        <w:rPr/>
      </w:r>
      <w:commentRangeEnd w:id="0"/>
      <w:r>
        <w:commentReference w:id="0"/>
      </w:r>
      <w:r>
        <w:rPr/>
        <w:t xml:space="preserve"> and tracked: </w:t>
      </w:r>
      <w:ins w:id="0" w:author="Reviewer One" w:date="2024-03-01T10:00:00Z">
        <w:r>
          <w:rPr/>
          <w:t xml:space="preserve">inserted words </w:t>
        </w:r>
      </w:ins>
      <w:del w:id="1" w:author="Reviewer One" w:date="2024-03-01T10:05:00Z">
        <w:r>
          <w:rPr/>
          <w:delText xml:space="preserve">removed words </w:delText>
        </w:r>
      </w:del>
      <w:r>
        <w:rPr/>
        <w:t>end.</w:t>
      </w:r>
    </w:p>
    <w:p>
      <w:pPr>
        <w:pStyle w:val="NotePara"/>
        <w:shd w:fill="EEEEFF" w:val="clear"/>
        <w:bidi w:val="0"/>
        <w:ind w:left="720"/>
        <w:jc w:val="left"/>
        <w:rPr/>
      </w:pPr>
      <w:r>
        <w:rPr/>
        <w:t>A custom styled paragraph with indentation and shading.</w:t>
      </w:r>
    </w:p>
    <w:p>
      <w:pPr>
        <w:pStyle w:val="Heading2"/>
        <w:bidi w:val="0"/>
        <w:ind w:hanging="0" w:left="0"/>
        <w:jc w:val="left"/>
        <w:rPr/>
      </w:pPr>
      <w:r>
        <w:rPr/>
        <w:t>Lists</w:t>
      </w:r>
    </w:p>
    <w:p>
      <w:pPr>
        <w:pStyle w:val="BodyText"/>
        <w:numPr>
          <w:ilvl w:val="0"/>
          <w:numId w:val="3"/>
        </w:numPr>
        <w:bidi w:val="0"/>
        <w:jc w:val="left"/>
        <w:rPr/>
      </w:pPr>
      <w:r>
        <w:rPr/>
        <w:t>Bullet one</w:t>
      </w:r>
    </w:p>
    <w:p>
      <w:pPr>
        <w:pStyle w:val="BodyText"/>
        <w:numPr>
          <w:ilvl w:val="1"/>
          <w:numId w:val="3"/>
        </w:numPr>
        <w:bidi w:val="0"/>
        <w:jc w:val="left"/>
        <w:rPr/>
      </w:pPr>
      <w:r>
        <w:rPr/>
        <w:t>Nested bullet</w:t>
      </w:r>
    </w:p>
    <w:p>
      <w:pPr>
        <w:pStyle w:val="BodyText"/>
        <w:numPr>
          <w:ilvl w:val="0"/>
          <w:numId w:val="3"/>
        </w:numPr>
        <w:bidi w:val="0"/>
        <w:jc w:val="left"/>
        <w:rPr/>
      </w:pPr>
      <w:r>
        <w:rPr/>
        <w:t>Bullet two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Number one</w:t>
      </w:r>
    </w:p>
    <w:p>
      <w:pPr>
        <w:pStyle w:val="BodyText"/>
        <w:numPr>
          <w:ilvl w:val="1"/>
          <w:numId w:val="2"/>
        </w:numPr>
        <w:bidi w:val="0"/>
        <w:jc w:val="left"/>
        <w:rPr/>
      </w:pPr>
      <w:r>
        <w:rPr/>
        <w:t>Sub item a</w:t>
      </w:r>
    </w:p>
    <w:p>
      <w:pPr>
        <w:pStyle w:val="BodyText"/>
        <w:numPr>
          <w:ilvl w:val="1"/>
          <w:numId w:val="2"/>
        </w:numPr>
        <w:bidi w:val="0"/>
        <w:jc w:val="left"/>
        <w:rPr/>
      </w:pPr>
      <w:r>
        <w:rPr/>
        <w:t>Sub item b</w:t>
      </w:r>
    </w:p>
    <w:p>
      <w:pPr>
        <w:pStyle w:val="BodyText"/>
        <w:numPr>
          <w:ilvl w:val="0"/>
          <w:numId w:val="2"/>
        </w:numPr>
        <w:bidi w:val="0"/>
        <w:jc w:val="left"/>
        <w:rPr/>
      </w:pPr>
      <w:r>
        <w:rPr/>
        <w:t>Number two</w:t>
      </w:r>
    </w:p>
    <w:p>
      <w:pPr>
        <w:pStyle w:val="Heading2"/>
        <w:bidi w:val="0"/>
        <w:ind w:hanging="0" w:left="0"/>
        <w:jc w:val="left"/>
        <w:rPr/>
      </w:pPr>
      <w:r>
        <w:rPr/>
        <w:t>Table</w:t>
      </w:r>
    </w:p>
    <w:tbl>
      <w:tblPr>
        <w:tblW w:w="5000" w:type="pct"/>
        <w:jc w:val="left"/>
        <w:tblInd w:w="-5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3118"/>
        <w:gridCol w:w="3118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BodyText"/>
              <w:bidi w:val="0"/>
              <w:spacing w:before="0" w:after="140"/>
              <w:jc w:val="lef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pStyle w:val="BodyText"/>
              <w:bidi w:val="0"/>
              <w:spacing w:before="0" w:after="140"/>
              <w:jc w:val="left"/>
              <w:rPr>
                <w:b/>
              </w:rPr>
            </w:pPr>
            <w:r>
              <w:rPr>
                <w:b/>
              </w:rPr>
              <w:t>Merged header</w:t>
            </w:r>
          </w:p>
        </w:tc>
      </w:tr>
      <w:tr>
        <w:trPr/>
        <w:tc>
          <w:tcPr>
            <w:tcW w:w="31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left"/>
              <w:rPr/>
            </w:pPr>
            <w:r>
              <w:rPr/>
              <w:t>Tall cell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left"/>
              <w:rPr/>
            </w:pPr>
            <w:r>
              <w:rPr/>
              <w:t>B2</w:t>
            </w:r>
          </w:p>
        </w:tc>
        <w:tc>
          <w:tcPr>
            <w:tcW w:w="3119" w:type="dxa"/>
            <w:tcBorders>
              <w:top w:val="double" w:sz="4" w:space="0" w:color="C00000"/>
              <w:left w:val="double" w:sz="4" w:space="0" w:color="C00000"/>
              <w:bottom w:val="double" w:sz="4" w:space="0" w:color="C00000"/>
              <w:right w:val="double" w:sz="4" w:space="0" w:color="C00000"/>
            </w:tcBorders>
            <w:shd w:fill="FBE4D5" w:val="clear"/>
            <w:vAlign w:val="center"/>
          </w:tcPr>
          <w:p>
            <w:pPr>
              <w:pStyle w:val="BodyText"/>
              <w:bidi w:val="0"/>
              <w:spacing w:lineRule="auto" w:line="276" w:before="0" w:after="140"/>
              <w:jc w:val="left"/>
              <w:rPr/>
            </w:pPr>
            <w:r>
              <w:rPr/>
              <w:t>C2 shaded</w:t>
            </w:r>
          </w:p>
        </w:tc>
      </w:tr>
      <w:tr>
        <w:trPr/>
        <w:tc>
          <w:tcPr>
            <w:tcW w:w="311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left"/>
              <w:rPr/>
            </w:pPr>
            <w:r>
              <w:rPr/>
              <w:t>B3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left"/>
              <w:rPr/>
            </w:pPr>
            <w:r>
              <w:rPr/>
              <w:t>C3</w:t>
            </w:r>
          </w:p>
        </w:tc>
      </w:tr>
    </w:tbl>
    <w:p>
      <w:pPr>
        <w:pStyle w:val="BodyText"/>
        <w:bidi w:val="0"/>
        <w:jc w:val="center"/>
        <w:rPr/>
      </w:pPr>
      <w:r>
        <w:rPr/>
        <w:t xml:space="preserve">Picture: </w:t>
      </w:r>
      <w:r>
        <w:rPr/>
        <mc:AlternateContent>
          <mc:Choice Requires="wps">
            <w:drawing>
              <wp:inline distT="0" distB="0" distL="0" distR="0">
                <wp:extent cx="457200" cy="304800"/>
                <wp:effectExtent l="0" t="0" r="0" b="0"/>
                <wp:docPr id="1" name="Image1" descr="Gradient swatch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Gradient swatch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57200" cy="304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1" stroked="f" o:allowincell="f" style="position:absolute;margin-left:0pt;margin-top:-24.05pt;width:35.95pt;height:23.95pt;mso-wrap-style:none;v-text-anchor:middle;mso-position-horizontal:center;mso-position-vertical:top" type="_x0000_t75">
                <v:imagedata r:id="rId4" o:detectmouseclick="t"/>
                <v:stroke color="#3465a4" joinstyle="round" endcap="flat"/>
                <w10:wrap type="topAndBottom"/>
              </v:shape>
            </w:pict>
          </mc:Fallback>
        </mc:AlternateContent>
      </w:r>
    </w:p>
    <w:p>
      <w:pPr>
        <w:pStyle w:val="BodyText"/>
        <w:bidi w:val="0"/>
        <w:spacing w:lineRule="auto" w:line="276" w:before="0" w:after="140"/>
        <w:jc w:val="left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align>left</wp:align>
                </wp:positionH>
                <wp:positionV relativeFrom="paragraph">
                  <wp:posOffset>635</wp:posOffset>
                </wp:positionV>
                <wp:extent cx="1828800" cy="175895"/>
                <wp:effectExtent l="635" t="635" r="635" b="635"/>
                <wp:wrapSquare wrapText="right"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6040"/>
                        </a:xfrm>
                        <a:prstGeom prst="rect">
                          <a:avLst/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/>
                              <w:t>Text box content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rame1" fillcolor="#729fcf" stroked="t" o:allowincell="f" style="position:absolute;margin-left:0pt;margin-top:0pt;width:143.95pt;height:13.8pt;mso-wrap-style:square;v-text-anchor:top;mso-position-horizontal:left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/>
                        <w:t>Text box content</w:t>
                      </w:r>
                    </w:p>
                  </w:txbxContent>
                </v:textbox>
                <v:fill o:detectmouseclick="t" color2="#8d6030"/>
                <v:stroke color="#3465a4" joinstyle="round" endcap="flat"/>
                <w10:wrap type="square" side="right"/>
              </v:shape>
            </w:pict>
          </mc:Fallback>
        </mc:AlternateContent>
      </w:r>
      <w:r>
        <w:rPr/>
        <w:t>Paragraph next to a text box.</w:t>
      </w:r>
      <w:r>
        <w:br w:type="page"/>
      </w:r>
    </w:p>
    <w:p>
      <w:pPr>
        <w:pStyle w:val="BodyText"/>
        <w:bidi w:val="0"/>
        <w:spacing w:before="0" w:after="140"/>
        <w:jc w:val="left"/>
        <w:rPr/>
      </w:pPr>
      <w:r>
        <w:rPr/>
        <w:t>Second page paragraph.</w:t>
      </w:r>
    </w:p>
    <w:sectPr>
      <w:headerReference w:type="default" r:id="rId5"/>
      <w:footerReference w:type="default" r:id="rId6"/>
      <w:footnotePr>
        <w:numFmt w:val="decimal"/>
      </w:footnotePr>
      <w:endnotePr>
        <w:numFmt w:val="lowerRoman"/>
      </w:endnotePr>
      <w:type w:val="nextPage"/>
      <w:pgSz w:w="11906" w:h="16838"/>
      <w:pgMar w:left="1417" w:right="1134" w:gutter="0" w:header="1134" w:top="1554" w:footer="1134" w:bottom="1554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ommenter" w:date="2024-03-02T09:00:00Z" w:initials=""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kern w:val="0"/>
          <w:lang w:val="en-US" w:eastAsia="en-US" w:bidi="en-US"/>
        </w:rPr>
        <w:t>Please check this phrase.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FootnoteText"/>
        <w:bidi w:val="0"/>
        <w:jc w:val="left"/>
        <w:rPr/>
      </w:pPr>
      <w:r>
        <w:rPr>
          <w:rStyle w:val="EndnoteCharacters"/>
        </w:rPr>
        <w:endnoteRef/>
      </w:r>
      <w:r>
        <w:rPr/>
        <w:t>This is the 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roman"/>
    <w:pitch w:val="default"/>
  </w:font>
  <w:font w:name="Liberation Sans">
    <w:altName w:val="Arial"/>
    <w:charset w:val="00"/>
    <w:family w:val="swiss"/>
    <w:pitch w:val="default"/>
  </w:font>
  <w:font w:name="Liberation Mono">
    <w:altName w:val="Courier New"/>
    <w:charset w:val="00"/>
    <w:family w:val="moder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bidi w:val="0"/>
      <w:spacing w:before="0" w:after="14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bidi w:val="0"/>
        <w:jc w:val="left"/>
        <w:rPr/>
      </w:pPr>
      <w:r>
        <w:rPr>
          <w:rStyle w:val="FootnoteCharacters"/>
        </w:rPr>
        <w:footnoteRef/>
      </w:r>
      <w:r>
        <w:rPr/>
        <w:t>This is the 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right"/>
      <w:rPr/>
    </w:pPr>
    <w:r>
      <w:rPr/>
      <w:t>Running Header Text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sz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i/>
      <w:sz w:val="32"/>
    </w:rPr>
  </w:style>
  <w:style w:type="character" w:styleId="Strong">
    <w:name w:val="Strong"/>
    <w:qFormat/>
    <w:rPr>
      <w:b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sz w:val="56"/>
    </w:rPr>
  </w:style>
  <w:style w:type="paragraph" w:styleId="NotePara">
    <w:name w:val="Note Para"/>
    <w:basedOn w:val="BodyText"/>
    <w:qFormat/>
    <w:pPr>
      <w:shd w:fill="EEEEFF" w:val="clear"/>
      <w:ind w:left="720"/>
    </w:pPr>
    <w:rPr>
      <w:i/>
      <w:color w:val="1F3864"/>
    </w:rPr>
  </w:style>
  <w:style w:type="paragraph" w:styleId="FootnoteText">
    <w:name w:val="Footnote Text"/>
    <w:basedOn w:val="Normal"/>
    <w:pPr/>
    <w:rPr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g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omments" Target="comments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 Author</dc:creator>
  <dc:description/>
  <dc:language>en-US</dc:language>
  <cp:lastModifiedBy>Fixture Author</cp:lastModifiedBy>
  <cp:revision>0</cp:revision>
  <dc:subject>Import fidelity</dc:subject>
  <dc:title>Fidelity Sample</dc:title>
</cp:coreProperties>
</file>